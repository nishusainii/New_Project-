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b w:val="1"/>
          <w:bCs w:val="1"/>
          <w:sz w:val="72"/>
          <w:szCs w:val="72"/>
        </w:rPr>
      </w:pPr>
      <w:bookmarkStart w:colFirst="0" w:colLast="0" w:name="_fpi9hbt09s7h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Setting Up a 3-Node Proxmox HA Cluster with Ceph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outlines the steps to create a 3-node Proxmox cluster with High Availability (HA) using Ceph for shared storage.</w:t>
      </w:r>
    </w:p>
    <w:p w:rsidR="00000000" w:rsidDel="00000000" w:rsidP="00000000" w:rsidRDefault="00000000" w:rsidRPr="00000000" w14:paraId="00000003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u55dlinwitox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Three Proxmox VE 8 nodes installed and configured.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dedicated drive on each node for Ceph OSDs.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Network connectivity between all nodes.</w:t>
      </w:r>
    </w:p>
    <w:p w:rsidR="00000000" w:rsidDel="00000000" w:rsidP="00000000" w:rsidRDefault="00000000" w:rsidRPr="00000000" w14:paraId="00000007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e0i3et9fq9mt" w:id="2"/>
      <w:bookmarkEnd w:id="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 Creating the Proxmox Cluster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in to the web interface of the first node (designated as the master, e.g., pve01).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 Data Center -&gt; Cluster.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the Create Cluster button.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 a name for the cluster (e.g., PVE cluster).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the network interface to be used for cluster communication.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Once the cluster is created on the first node, click Join Information.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the displayed join information.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in to the web interface of the second node (e.g., pve02).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 Data Center -&gt; Cluster.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the Join Cluster button.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Paste the join information copied from the first node.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 the root password of the first node (pve01).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Join PVE Cluster.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Repeat steps 9-14 for the third node (e.g., pve03).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Refresh the web interface on all nodes. You should now see all three nodes listed under Data Center.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Note: You can manage the entire cluster from the web UI of any of the three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wdjghilq7he2" w:id="3"/>
      <w:bookmarkEnd w:id="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Installing and Configuring Ceph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High Availability (HA) in Proxmox requires shared storage that all nodes in the cluster can access. Ceph is used for this purpose.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each node in the cluster, navigate to Ceph.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Ceph is not installed, you will be prompted to install it. Click Install Ceph.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are using the Community Edition without a subscription, change the repository to the "no subscription" option.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Start Quincy installation (or the appropriate version).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 the installation when prompted (usually by typing y).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After the installation is successful, click Next.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network interface for Ceph traffic.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Keep the default number of replicas (usually 3) and minimum replicas (usually 2).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Next to complete the basic configuration.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Repeat these installation and basic configuration steps on all three nodes</w:t>
      </w:r>
      <w:r w:rsidDel="00000000" w:rsidR="00000000" w:rsidRPr="00000000">
        <w:rPr>
          <w:b w:val="1"/>
          <w:bCs w:val="1"/>
          <w:color w:val="ff0000"/>
          <w:u w:val="single"/>
          <w:rtl w:val="0"/>
          <w:rPrChange w:author="Anandhu s nair" w:id="0" w:date="2025-05-29T12:57:07Z">
            <w:rPr/>
          </w:rPrChange>
        </w:rPr>
        <w:t xml:space="preserve">.</w:t>
      </w:r>
      <w:ins w:author="Anandhu s nair" w:id="1" w:date="2025-05-29T12:56:04Z">
        <w:r w:rsidDel="00000000" w:rsidR="00000000" w:rsidRPr="00000000">
          <w:rPr>
            <w:b w:val="1"/>
            <w:bCs w:val="1"/>
            <w:color w:val="ff0000"/>
            <w:highlight w:val="red"/>
            <w:u w:val="single"/>
            <w:rtl w:val="0"/>
            <w:rPrChange w:author="Anandhu s nair" w:id="2" w:date="2025-05-29T12:56:25Z">
              <w:rPr/>
            </w:rPrChange>
          </w:rPr>
          <w:t xml:space="preserve">"</w:t>
        </w:r>
        <w:r w:rsidDel="00000000" w:rsidR="00000000" w:rsidRPr="00000000">
          <w:rPr>
            <w:b w:val="1"/>
            <w:bCs w:val="1"/>
            <w:color w:val="ff0000"/>
            <w:highlight w:val="red"/>
            <w:u w:val="single"/>
            <w:rtl w:val="0"/>
            <w:rPrChange w:author="Anandhu s nair" w:id="2" w:date="2025-05-29T12:56:25Z">
              <w:rPr/>
            </w:rPrChange>
          </w:rPr>
          <w:t xml:space="preserve">While performing the </w:t>
        </w:r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ff0000"/>
            <w:highlight w:val="red"/>
            <w:u w:val="single"/>
            <w:rtl w:val="0"/>
            <w:rPrChange w:author="Anandhu s nair" w:id="2" w:date="2025-05-29T12:56:25Z">
              <w:rPr/>
            </w:rPrChange>
          </w:rPr>
          <w:t xml:space="preserve">apt update</w:t>
        </w:r>
        <w:r w:rsidDel="00000000" w:rsidR="00000000" w:rsidRPr="00000000">
          <w:rPr>
            <w:b w:val="1"/>
            <w:bCs w:val="1"/>
            <w:color w:val="ff0000"/>
            <w:highlight w:val="red"/>
            <w:u w:val="single"/>
            <w:rtl w:val="0"/>
            <w:rPrChange w:author="Anandhu s nair" w:id="2" w:date="2025-05-29T12:56:25Z">
              <w:rPr/>
            </w:rPrChange>
          </w:rPr>
          <w:t xml:space="preserve"> step on Proxmox015, I encountered an error that was resolved by adding a proxy. However, the health of the Ceph cluster across the three nodes is showing warnings."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ajlvvihlz612" w:id="4"/>
      <w:bookmarkEnd w:id="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Configuring OSDs (Object Storage Daemons)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OSDs manage physical storage devices.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each node, navigate to Ceph -&gt; OSD.</w:t>
      </w:r>
      <w:ins w:author="Anandhu s nair" w:id="3" w:date="2025-05-29T12:57:28Z">
        <w:r w:rsidDel="00000000" w:rsidR="00000000" w:rsidRPr="00000000">
          <w:rPr>
            <w:color w:val="ff0000"/>
            <w:u w:val="single"/>
            <w:rtl w:val="0"/>
            <w:rPrChange w:author="Anandhu s nair" w:id="4" w:date="2025-05-29T13:09:05Z">
              <w:rPr/>
            </w:rPrChange>
          </w:rPr>
          <w:t xml:space="preserve"> “</w:t>
        </w:r>
        <w:r w:rsidDel="00000000" w:rsidR="00000000" w:rsidRPr="00000000">
          <w:rPr>
            <w:color w:val="ff0000"/>
            <w:u w:val="single"/>
            <w:rtl w:val="0"/>
            <w:rPrChange w:author="Anandhu s nair" w:id="4" w:date="2025-05-29T13:09:05Z">
              <w:rPr/>
            </w:rPrChange>
          </w:rPr>
          <w:t xml:space="preserve">When we tried to install the OSD in Ceph, we got an error saying there was no backup and no disks were found. First, we created a backup disk, but it still didn't work. Then, we changed the filesystem from ext4 to XFS and rebooted the system</w:t>
        </w:r>
        <w:r w:rsidDel="00000000" w:rsidR="00000000" w:rsidRPr="00000000">
          <w:rPr>
            <w:color w:val="ff0000"/>
            <w:u w:val="single"/>
            <w:rtl w:val="0"/>
            <w:rPrChange w:author="Anandhu s nair" w:id="4" w:date="2025-05-29T13:09:05Z">
              <w:rPr/>
            </w:rPrChange>
          </w:rPr>
          <w:t xml:space="preserve">”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the Create OSD button.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the dedicated drive you wish to use for Ceph storage on this node. Ensure the drive is wiped and has no existing partitions.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the default settings unless you have specific requirements.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Reload the page to see the newly created OSD.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Repeat these steps on the other two nodes, configuring their respective dedicated drives as OSDs.</w:t>
      </w:r>
    </w:p>
    <w:p w:rsidR="00000000" w:rsidDel="00000000" w:rsidP="00000000" w:rsidRDefault="00000000" w:rsidRPr="00000000" w14:paraId="00000031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801islx463z6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Creating a Ceph Pool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Ceph pool is a logical group of OSDs where data is stored.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any one of the cluster nodes (e.g., pve01), navigate to Ceph -&gt; Pool.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the Create button.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Enter a name for the storage pool (e.g., PVE storage).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the default settings for Size (Replicas) and Min Size unless you have specific requirements.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that the new storage pool is visible under the Pool section on all nodes in the cluster.</w:t>
      </w:r>
    </w:p>
    <w:p w:rsidR="00000000" w:rsidDel="00000000" w:rsidP="00000000" w:rsidRDefault="00000000" w:rsidRPr="00000000" w14:paraId="0000003A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nivjii25ft0m" w:id="6"/>
      <w:bookmarkEnd w:id="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 Adding Ceph Monitors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Ceph Monitors maintain the state of the Ceph cluster.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the first node (pve01), navigate to Ceph -&gt; Monitor.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the second node (pve02), navigate to Ceph -&gt; Monitor.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the Create button.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 host pve02.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Repeat steps 2-5 on the third node (pve03), selecting host pve03.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should now see all three nodes listed as monitors under the Monitor section on any node.</w:t>
      </w:r>
    </w:p>
    <w:p w:rsidR="00000000" w:rsidDel="00000000" w:rsidP="00000000" w:rsidRDefault="00000000" w:rsidRPr="00000000" w14:paraId="00000044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tbzjchkrzr7z" w:id="7"/>
      <w:bookmarkEnd w:id="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 High Availability (HA) Configuration and Demonstration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HA for VMs:</w:t>
      </w:r>
      <w:r w:rsidDel="00000000" w:rsidR="00000000" w:rsidRPr="00000000">
        <w:rPr>
          <w:rtl w:val="0"/>
        </w:rPr>
        <w:t xml:space="preserve"> To make a VM highly available, navigate to Data Center -&gt; HA. Click Add, select VM, choose the desired VM, set the Request State to started, and click Add.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VM Migration:</w:t>
      </w:r>
      <w:r w:rsidDel="00000000" w:rsidR="00000000" w:rsidRPr="00000000">
        <w:rPr>
          <w:rtl w:val="0"/>
        </w:rPr>
        <w:t xml:space="preserve"> VMs stored on the Ceph pool can be migrated between nodes without downtime.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/>
        <w:ind w:left="720" w:hanging="360"/>
        <w:rPr>
          <w:ins w:author="Anandhu s nair" w:id="5" w:date="2026-02-11T09:48:33Z"/>
        </w:rPr>
      </w:pPr>
      <w:r w:rsidDel="00000000" w:rsidR="00000000" w:rsidRPr="00000000">
        <w:rPr>
          <w:b w:val="1"/>
          <w:bCs w:val="1"/>
          <w:rtl w:val="0"/>
        </w:rPr>
        <w:t xml:space="preserve">Failover:</w:t>
      </w:r>
      <w:r w:rsidDel="00000000" w:rsidR="00000000" w:rsidRPr="00000000">
        <w:rPr>
          <w:rtl w:val="0"/>
        </w:rPr>
        <w:t xml:space="preserve"> If a node hosting an HA-configured VM fails, the Proxmox cluster’s HA manager will automatically detect the failure and restart the VM on another available node.</w:t>
      </w:r>
      <w:ins w:author="Anandhu s nair" w:id="5" w:date="2026-02-11T09:48:3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ns w:author="Anandhu s nair" w:id="5" w:date="2026-02-11T09:48:33Z"/>
        </w:rPr>
      </w:pPr>
      <w:ins w:author="Anandhu s nair" w:id="5" w:date="2026-02-11T09:48:33Z">
        <w:r w:rsidDel="00000000" w:rsidR="00000000" w:rsidRPr="00000000">
          <w:rPr>
            <w:b w:val="1"/>
            <w:bCs w:val="1"/>
            <w:rtl w:val="0"/>
            <w:rPrChange w:author="Anandhu s nair" w:id="6" w:date="2026-02-11T09:48:33Z">
              <w:rPr/>
            </w:rPrChange>
          </w:rPr>
          <w:t xml:space="preserve">Max. Restart:</w:t>
        </w:r>
        <w:r w:rsidDel="00000000" w:rsidR="00000000" w:rsidRPr="00000000">
          <w:rPr>
            <w:rtl w:val="0"/>
            <w:rPrChange w:author="Anandhu s nair" w:id="6" w:date="2026-02-11T09:48:33Z">
              <w:rPr/>
            </w:rPrChange>
          </w:rPr>
          <w:t xml:space="preserve"> </w:t>
        </w:r>
        <w:r w:rsidDel="00000000" w:rsidR="00000000" w:rsidRPr="00000000">
          <w:rPr>
            <w:b w:val="1"/>
            <w:bCs w:val="1"/>
            <w:rtl w:val="0"/>
            <w:rPrChange w:author="Anandhu s nair" w:id="6" w:date="2026-02-11T09:48:33Z">
              <w:rPr/>
            </w:rPrChange>
          </w:rPr>
          <w:t xml:space="preserve">2</w:t>
          <w:br w:type="textWrapping"/>
        </w:r>
      </w:ins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ns w:author="Anandhu s nair" w:id="5" w:date="2026-02-11T09:48:33Z"/>
        </w:rPr>
      </w:pPr>
      <w:ins w:author="Anandhu s nair" w:id="5" w:date="2026-02-11T09:48:33Z">
        <w:r w:rsidDel="00000000" w:rsidR="00000000" w:rsidRPr="00000000">
          <w:rPr>
            <w:b w:val="1"/>
            <w:bCs w:val="1"/>
            <w:rtl w:val="0"/>
            <w:rPrChange w:author="Anandhu s nair" w:id="6" w:date="2026-02-11T09:48:33Z">
              <w:rPr/>
            </w:rPrChange>
          </w:rPr>
          <w:t xml:space="preserve">Max. Relocate:</w:t>
        </w:r>
        <w:r w:rsidDel="00000000" w:rsidR="00000000" w:rsidRPr="00000000">
          <w:rPr>
            <w:rtl w:val="0"/>
            <w:rPrChange w:author="Anandhu s nair" w:id="6" w:date="2026-02-11T09:48:33Z">
              <w:rPr/>
            </w:rPrChange>
          </w:rPr>
          <w:t xml:space="preserve"> </w:t>
        </w:r>
        <w:r w:rsidDel="00000000" w:rsidR="00000000" w:rsidRPr="00000000">
          <w:rPr>
            <w:b w:val="1"/>
            <w:bCs w:val="1"/>
            <w:rtl w:val="0"/>
            <w:rPrChange w:author="Anandhu s nair" w:id="6" w:date="2026-02-11T09:48:33Z">
              <w:rPr/>
            </w:rPrChange>
          </w:rPr>
          <w:t xml:space="preserve">1</w:t>
        </w:r>
      </w:ins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pPrChange w:author="Anandhu s nair" w:id="0" w:date="2026-02-11T09:48:33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